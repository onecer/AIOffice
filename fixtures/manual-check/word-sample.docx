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Extended.xml" ContentType="application/vnd.openxmlformats-officedocument.wordprocessingml.commentsExtended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1a6191976674664" /></Relationships>
</file>

<file path=word/document.xml><?xml version="1.0" encoding="utf-8"?>
<w:document xmlns:wp="http://schemas.openxmlformats.org/drawingml/2006/wordprocessingDrawing" xmlns:a="http://schemas.openxmlformats.org/drawingml/2006/main" xmlns:pic="http://schemas.openxmlformats.org/drawingml/2006/picture" xmlns:w="http://schemas.openxmlformats.org/wordprocessingml/2006/main" xmlns:r="http://schemas.openxmlformats.org/officeDocument/2006/relationships">
  <w:body>
    <w:p>
      <w:pPr>
        <w:pStyle w:val="Heading1"/>
      </w:pPr>
      <w:commentRangeStart w:id="1"/>
      <w:commentRangeStart w:id="2"/>
      <w:r>
        <w:t>AIOffice Manual Check</w:t>
      </w:r>
      <w:commentRangeEnd w:id="1"/>
      <w:commentRangeEnd w:id="2"/>
      <w:r>
        <w:commentReference w:id="1"/>
      </w:r>
      <w:r>
        <w:commentReference w:id="2"/>
      </w:r>
    </w:p>
    <w:p>
      <w:del w:author="Reviewer" w:date="2026-06-15T09:35:22Z" w:id="1">
        <w:r>
          <w:delText>Open this file in Word: heading, formatting and table below must look right.</w:delText>
        </w:r>
      </w:del>
      <w:ins w:author="Reviewer" w:date="2026-06-15T09:35:22Z" w:id="2">
        <w:r>
          <w:t>Open this file in Word: heading, formatting, table, styles, image, comment + threaded reply, numbered/bulleted lists, links, footnote, landscape A4 pages and ONE PENDING tracked change must look right.</w:t>
        </w:r>
      </w:ins>
    </w:p>
    <w:p>
      <w:pPr>
        <w:pStyle w:val="Heading2"/>
      </w:pPr>
      <w:r>
        <w:t>Formatting</w:t>
      </w:r>
    </w:p>
    <w:p>
      <w:pPr>
        <w:jc w:val="center"/>
      </w:pPr>
      <w:r>
        <w:rPr>
          <w:b w:val="true"/>
          <w:color w:val="CC0000"/>
          <w:sz w:val="28"/>
        </w:rPr>
        <w:t>Bold red 14pt centered.</w:t>
      </w:r>
    </w:p>
    <w:p>
      <w:r>
        <w:rPr>
          <w:i w:val="true"/>
          <w:u w:val="single"/>
        </w:rPr>
        <w:t>Italic and underlined.</w:t>
      </w:r>
    </w:p>
    <w:p>
      <w:pPr>
        <w:pStyle w:val="Heading2"/>
      </w:pPr>
      <w:r>
        <w:t>Table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/>
        <w:gridCol/>
        <w:gridCol/>
      </w:tblGrid>
      <w:tr>
        <w:tc>
          <w:p>
            <w:r>
              <w:t>Quarter</w:t>
            </w:r>
          </w:p>
        </w:tc>
        <w:tc>
          <w:p>
            <w:r>
              <w:t>Revenue</w:t>
            </w:r>
          </w:p>
        </w:tc>
        <w:tc>
          <w:p>
            <w:r>
              <w:t>Growth</w:t>
            </w:r>
          </w:p>
        </w:tc>
      </w:tr>
      <w:tr>
        <w:tc>
          <w:p/>
        </w:tc>
        <w:tc>
          <w:p/>
        </w:tc>
        <w:tc>
          <w:p/>
        </w:tc>
      </w:tr>
      <w:tr>
        <w:tc>
          <w:p>
            <w:r>
              <w:t>Q3</w:t>
            </w:r>
          </w:p>
        </w:tc>
        <w:tc>
          <w:p>
            <w:r>
              <w:t>1.2M</w:t>
            </w:r>
          </w:p>
        </w:tc>
        <w:tc>
          <w:p>
            <w:r>
              <w:t>8%</w:t>
            </w:r>
          </w:p>
        </w:tc>
      </w:tr>
    </w:tbl>
    <w:p>
      <w:pPr>
        <w:pStyle w:val="Heading2"/>
      </w:pPr>
      <w:r>
        <w:t>Styles (M2)</w:t>
      </w:r>
    </w:p>
    <w:p>
      <w:pPr>
        <w:pStyle w:val="Callout"/>
      </w:pPr>
      <w:r>
        <w:t>This paragraph uses the custom Callout style.</w:t>
      </w:r>
    </w:p>
    <w:p>
      <w:pPr>
        <w:pStyle w:val="Heading2"/>
      </w:pPr>
      <w:r>
        <w:t>Image (M2)</w:t>
      </w:r>
    </w:p>
    <w:p>
      <w:r>
        <w:drawing>
          <wp:inline xmlns:wp="http://schemas.openxmlformats.org/drawingml/2006/wordprocessingDrawing" distT="0" distB="0" distL="0" distR="0">
            <wp:extent cx="1440000" cy="480000"/>
            <wp:effectExtent l="0" t="0" r="0" b="0"/>
            <wp:docPr id="1" name="manual-check-logo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ual-check-logo.png"/>
                    <pic:cNvPicPr/>
                  </pic:nvPicPr>
                  <pic:blipFill>
                    <a:blip r:embed="R07f6860ed3da42e6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name="Lists" w:id="1"/>
      <w:r>
        <w:t>Lists (M3)</w:t>
      </w:r>
      <w:bookmarkEnd w:id="1"/>
    </w:p>
    <w:p>
      <w:pPr>
        <w:numPr>
          <w:ilvl w:val="0"/>
          <w:numId w:val="1"/>
        </w:numPr>
      </w:pPr>
      <w:r>
        <w:t>First step</w:t>
      </w:r>
    </w:p>
    <w:p>
      <w:pPr>
        <w:numPr>
          <w:ilvl w:val="1"/>
          <w:numId w:val="1"/>
        </w:numPr>
      </w:pPr>
      <w:r>
        <w:t>Nested detail</w:t>
      </w:r>
    </w:p>
    <w:p>
      <w:pPr>
        <w:numPr>
          <w:ilvl w:val="0"/>
          <w:numId w:val="1"/>
        </w:numPr>
      </w:pPr>
      <w:r>
        <w:t>Second step</w:t>
      </w:r>
    </w:p>
    <w:p>
      <w:pPr>
        <w:numPr>
          <w:ilvl w:val="0"/>
          <w:numId w:val="2"/>
        </w:numPr>
      </w:pPr>
      <w:r>
        <w:t>An unordered point</w:t>
      </w:r>
    </w:p>
    <w:p>
      <w:pPr>
        <w:pStyle w:val="Heading2"/>
      </w:pPr>
      <w:r>
        <w:t>Links, bookmark, footnote (M3)</w:t>
      </w:r>
    </w:p>
    <w:p>
      <w:r>
        <w:t xml:space="preserve">This sentence carries two links and a footnote: </w:t>
      </w:r>
      <w:hyperlink r:id="Rc44c17ae5cce41b6">
        <w:r>
          <w:rPr>
            <w:rStyle w:val="Hyperlink"/>
          </w:rPr>
          <w:t>external site</w:t>
        </w:r>
      </w:hyperlink>
      <w:hyperlink w:anchor="Lists">
        <w:r>
          <w:rPr>
            <w:rStyle w:val="Hyperlink"/>
          </w:rPr>
          <w:t xml:space="preserve"> / jump to Lists</w:t>
        </w:r>
      </w:hyperlink>
      <w:r>
        <w:rPr>
          <w:vertAlign w:val="superscript"/>
        </w:rPr>
        <w:footnoteReference w:id="1"/>
      </w:r>
    </w:p>
    <w:sectPr>
      <w:footerReference w:type="default" r:id="Rac5a761a474d4f2b"/>
      <w:headerReference w:type="default" r:id="R372fe56690a24b0b"/>
      <w:pgSz w:w="16838" w:h="11906" w:orient="landscape"/>
      <w:pgMar w:top="1134" w:right="1440" w:bottom="1134" w:left="1440" w:header="720" w:footer="720" w:gutter="0"/>
    </w:sectPr>
  </w:body>
</w:document>
</file>

<file path=word/comments.xml><?xml version="1.0" encoding="utf-8"?>
<w:comments xmlns:w="http://schemas.openxmlformats.org/wordprocessingml/2006/main" xmlns:w14="http://schemas.microsoft.com/office/word/2010/wordml" xmlns:mc="http://schemas.openxmlformats.org/markup-compatibility/2006" mc:Ignorable="w14">
  <w:comment w:author="Reviewer" w:date="2026-06-15T09:35:22.685603Z" w:id="1">
    <w:p w14:paraId="10000001">
      <w:r>
        <w:t>Comment written by aioffice — visible in the review pane.</w:t>
      </w:r>
    </w:p>
  </w:comment>
  <w:comment w:author="Author" w:date="2026-06-15T09:35:22.736346Z" w:id="2">
    <w:p w14:paraId="10000002">
      <w:r>
        <w:t>Reply written by aioffice — must thread under the first comment.</w:t>
      </w:r>
    </w:p>
  </w:comment>
</w:comments>
</file>

<file path=word/commentsExtended.xml><?xml version="1.0" encoding="utf-8"?>
<w15:commentsEx xmlns:w15="http://schemas.microsoft.com/office/word/2012/wordml">
  <w15:commentEx w15:paraId="10000002" w15:paraIdParent="10000001" w15:done="false"/>
</w15:commentsEx>
</file>

<file path=word/footer1.xml><?xml version="1.0" encoding="utf-8"?>
<w:ftr xmlns:w="http://schemas.openxmlformats.org/wordprocessingml/2006/main">
  <w:p>
    <w:r>
      <w:t>AIOffice manual check — footer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Footnote written by aioffice — must appear at the page bottom.</w:t>
      </w:r>
    </w:p>
  </w:footnote>
</w:footnotes>
</file>

<file path=word/header1.xml><?xml version="1.0" encoding="utf-8"?>
<w:hdr xmlns:w="http://schemas.openxmlformats.org/wordprocessingml/2006/main">
  <w:p>
    <w:pPr>
      <w:jc w:val="center"/>
    </w:pPr>
    <w:r>
      <w:t>AIOffice manual check — header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440" w:hanging="360"/>
      </w:pPr>
    </w:lvl>
    <w:lvl w:ilvl="2">
      <w:start w:val="1"/>
      <w:numFmt w:val="bullet"/>
      <w:lvlText w:val="•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•"/>
      <w:lvlJc w:val="left"/>
      <w:pPr>
        <w:ind w:left="3600" w:hanging="360"/>
      </w:pPr>
    </w:lvl>
    <w:lvl w:ilvl="5">
      <w:start w:val="1"/>
      <w:numFmt w:val="bullet"/>
      <w:lvlText w:val="•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•"/>
      <w:lvlJc w:val="left"/>
      <w:pPr>
        <w:ind w:left="5760" w:hanging="360"/>
      </w:pPr>
    </w:lvl>
    <w:lvl w:ilvl="8">
      <w:start w:val="1"/>
      <w:numFmt w:val="bullet"/>
      <w:lvlText w:val="•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Heading3">
    <w:name w:val="heading 3"/>
    <w:basedOn w:val="Normal"/>
    <w:pPr>
      <w:outlineLvl w:val="2"/>
    </w:pPr>
    <w:rPr>
      <w:b/>
      <w:sz w:val="26"/>
    </w:rPr>
  </w:style>
  <w:style w:type="paragraph" w:styleId="Callout" w:customStyle="true">
    <w:name w:val="Callout"/>
    <w:pPr>
      <w:spacing w:before="120" w:after="120"/>
      <w:jc w:val="center"/>
    </w:pPr>
    <w:rPr>
      <w:b w:val="true"/>
      <w:color w:val="1F4E79"/>
      <w:sz w:val="24"/>
    </w:r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083e1d32c4e40cd" /><Relationship Type="http://schemas.openxmlformats.org/officeDocument/2006/relationships/header" Target="/word/header1.xml" Id="R372fe56690a24b0b" /><Relationship Type="http://schemas.openxmlformats.org/officeDocument/2006/relationships/footer" Target="/word/footer1.xml" Id="Rac5a761a474d4f2b" /><Relationship Type="http://schemas.openxmlformats.org/officeDocument/2006/relationships/image" Target="/media/image.png" Id="R07f6860ed3da42e6" /><Relationship Type="http://schemas.openxmlformats.org/officeDocument/2006/relationships/comments" Target="/word/comments.xml" Id="R5ec55fb6e935430c" /><Relationship Type="http://schemas.openxmlformats.org/officeDocument/2006/relationships/numbering" Target="/word/numbering.xml" Id="R18553fd7bfa74bde" /><Relationship Type="http://schemas.openxmlformats.org/officeDocument/2006/relationships/hyperlink" Target="https://example.com/aioffice" TargetMode="External" Id="Rc44c17ae5cce41b6" /><Relationship Type="http://schemas.openxmlformats.org/officeDocument/2006/relationships/footnotes" Target="/word/footnotes.xml" Id="Rceb26e9ef18c4bcf" /><Relationship Type="http://schemas.microsoft.com/office/2011/relationships/commentsExtended" Target="/word/commentsExtended.xml" Id="R7df1041f51ec4655" /></Relationships>
</file>